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sz w:val="20"/>
        </w:rPr>
      </w:pPr>
      <w:r>
        <w:rPr>
          <w:sz w:val="20"/>
        </w:rPr>
        <w:t xml:space="preserve">before </w:t>
      </w:r>
      <w:del w:id="1" w:author="A" w:date="2026-01-01T00:00:00Z">
        <w:r>
          <w:rPr>
            <w:sz w:val="20"/>
          </w:rPr>
          <w:delText xml:space="preserve">DELETED</w:delText>
        </w:r>
      </w:del>
      <w:r>
        <w:rPr>
          <w:sz w:val="20"/>
        </w:rPr>
        <w:t xml:space="preserve"> after</w:t>
      </w:r>
    </w:p>
    <w:p>
      <w:pPr>
        <w:rPr>
          <w:sz w:val="20"/>
        </w:rPr>
      </w:pPr>
      <w:r>
        <w:rPr>
          <w:sz w:val="20"/>
        </w:rPr>
        <w:t xml:space="preserve">before </w:t>
      </w:r>
      <w:ins w:id="2" w:author="A" w:date="2026-01-01T00:00:00Z">
        <w:r>
          <w:rPr>
            <w:sz w:val="20"/>
          </w:rPr>
          <w:t xml:space="preserve">INSERTED</w:t>
        </w:r>
      </w:ins>
      <w:r>
        <w:rPr>
          <w:sz w:val="20"/>
        </w:rPr>
        <w:t xml:space="preserve"> after</w:t>
      </w:r>
    </w:p>
    <w:p>
      <w:pPr>
        <w:rPr>
          <w:sz w:val="20"/>
        </w:rPr>
      </w:pPr>
      <w:r>
        <w:rPr>
          <w:sz w:val="20"/>
        </w:rPr>
        <w:t xml:space="preserve">before </w:t>
      </w:r>
      <w:hyperlink r:id="rId9">
        <w:r>
          <w:rPr>
            <w:sz w:val="20"/>
          </w:rPr>
          <w:t xml:space="preserve">LINKED</w:t>
        </w:r>
      </w:hyperlink>
      <w:r>
        <w:rPr>
          <w:sz w:val="20"/>
        </w:rPr>
        <w:t xml:space="preserve"> after</w:t>
      </w:r>
    </w:p>
    <w:p>
      <w:pPr>
        <w:rPr>
          <w:sz w:val="20"/>
        </w:rPr>
      </w:pPr>
      <w:r>
        <w:rPr>
          <w:sz w:val="20"/>
        </w:rPr>
        <w:t xml:space="preserve">before </w:t>
      </w:r>
      <w:moveFrom w:id="3" w:author="A" w:date="2026-01-01T00:00:00Z">
        <w:r>
          <w:rPr>
            <w:sz w:val="20"/>
          </w:rPr>
          <w:delText xml:space="preserve">MOVED</w:delText>
        </w:r>
      </w:moveFrom>
      <w:r>
        <w:rPr>
          <w:sz w:val="20"/>
        </w:rPr>
        <w:t xml:space="preserve"> after</w:t>
      </w:r>
    </w:p>
    <w:p>
      <w:pPr>
        <w:rPr>
          <w:sz w:val="20"/>
        </w:rPr>
      </w:pPr>
      <w:r>
        <w:rPr>
          <w:sz w:val="20"/>
        </w:rPr>
        <w:t xml:space="preserve">before </w:t>
      </w:r>
      <w:r>
        <w:rPr>
          <w:sz w:val="20"/>
        </w:rPr>
        <w:t xml:space="preserve"> after</w:t>
      </w:r>
    </w:p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hyperlink" Target="https://example.org/" TargetMode="External"/></Relationships>
</file>